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pStyle w:val="Title"/>
      </w:pPr>
      <w:r>
        <w:t>Kalem features</w:t>
      </w:r>
    </w:p>
    <w:p>
      <w:pPr>
        <w:pStyle w:val="Heading1"/>
      </w:pPr>
      <w:bookmarkStart w:id="0" w:name="intro"/>
      <w:r>
        <w:t>Introduction</w:t>
      </w:r>
      <w:bookmarkEnd w:id="0"/>
    </w:p>
    <w:p>
      <w:r>
        <w:t xml:space="preserve">Plain, </w:t>
      </w:r>
      <w:r>
        <w:rPr>
          <w:b/>
        </w:rPr>
        <w:t>bold</w:t>
      </w:r>
      <w:r>
        <w:t xml:space="preserve">, </w:t>
      </w:r>
      <w:r>
        <w:rPr>
          <w:i/>
          <w:color w:val="C00000"/>
        </w:rPr>
        <w:t>red italic</w:t>
      </w:r>
      <w:r>
        <w:t xml:space="preserve"> and a note</w:t>
      </w:r>
      <w:r>
        <w:rPr>
          <w:rStyle w:val="FootnoteReference"/>
        </w:rPr>
        <w:footnoteReference w:id="1"/>
      </w:r>
      <w:r>
        <w:t>, an endnote</w:t>
      </w:r>
      <w:r>
        <w:rPr>
          <w:rStyle w:val="EndnoteReference"/>
        </w:rPr>
        <w:endnoteReference w:id="1"/>
      </w:r>
      <w:r>
        <w:t>.</w:t>
      </w:r>
    </w:p>
    <w:p>
      <w:pPr>
        <w:pStyle w:val="Heading2"/>
      </w:pPr>
      <w:r>
        <w:t>Styles</w:t>
      </w:r>
    </w:p>
    <w:p>
      <w:pPr>
        <w:pStyle w:val="Quote"/>
      </w:pPr>
      <w:r>
        <w:t xml:space="preserve">A quote with </w:t>
      </w:r>
      <w:r>
        <w:rPr>
          <w:rStyle w:val="Emphasis"/>
        </w:rPr>
        <w:t>emphasis</w:t>
      </w:r>
      <w:r>
        <w:t xml:space="preserve"> inside.</w:t>
      </w:r>
    </w:p>
    <w:p>
      <w:r>
        <w:rPr>
          <w:color w:val="ED7D31" w:themeColor="accent2"/>
        </w:rPr>
        <w:t>Theme colored</w:t>
      </w:r>
      <w:r>
        <w:t xml:space="preserve">, </w:t>
      </w:r>
      <w:r>
        <w:rPr>
          <w:vanish/>
        </w:rPr>
        <w:t>hidden</w:t>
      </w:r>
      <w:r>
        <w:t xml:space="preserve">shown, </w:t>
      </w:r>
      <w:r>
        <w:rPr>
          <w:caps/>
        </w:rPr>
        <w:t>caps</w:t>
      </w:r>
      <w:r>
        <w:t xml:space="preserve">, </w:t>
      </w:r>
      <w:r>
        <w:rPr>
          <w:rFonts w:ascii="Cambria" w:hAnsi="Cambria"/>
        </w:rPr>
        <w:t>Cambria</w:t>
      </w:r>
      <w:r>
        <w:t xml:space="preserve"> and </w:t>
      </w:r>
      <w:r>
        <w:rPr>
          <w:highlight w:val="green"/>
        </w:rPr>
        <w:t>on green</w:t>
      </w:r>
    </w:p>
    <w:p>
      <w:pPr>
        <w:pStyle w:val="Heading2"/>
      </w:pPr>
      <w:r>
        <w:t>Changes</w:t>
      </w:r>
    </w:p>
    <w:p>
      <w:r>
        <w:t xml:space="preserve">Changed: </w:t>
      </w:r>
      <w:ins w:id="10" w:author="Ayşe Yılmaz" w:date="2026-10-01T10:00:00Z">
        <w:r>
          <w:t>inserted</w:t>
        </w:r>
      </w:ins>
      <w:r>
        <w:t xml:space="preserve"> </w:t>
      </w:r>
      <w:del w:id="11" w:author="Ayşe Yılmaz" w:date="2026-10-01T10:00:00Z">
        <w:r>
          <w:delText>deleted</w:delText>
        </w:r>
      </w:del>
      <w:r>
        <w:t xml:space="preserve"> </w:t>
      </w:r>
      <w:r>
        <w:rPr>
          <w:b/>
          <w:rPrChange w:id="12" w:author="Ayşe Yılmaz" w:date="2026-10-01T10:00:00Z">
            <w:rPr/>
          </w:rPrChange>
        </w:rPr>
        <w:t>made bold</w:t>
      </w:r>
    </w:p>
    <w:p>
      <w:commentRangeStart w:id="0"/>
      <w:r>
        <w:t>Commented text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Fields and links</w:t>
      </w:r>
    </w:p>
    <w:p>
      <w:r>
        <w:t xml:space="preserve">Date: </w:t>
      </w:r>
      <w:fldSimple w:instr=" DATE \@ &quot;yyyy-MM-dd&quot; ">
        <w:r>
          <w:t>2026-10-09</w:t>
        </w:r>
      </w:fldSimple>
      <w:r>
        <w:t xml:space="preserve">; see </w:t>
      </w:r>
      <w:r>
        <w:fldChar w:fldCharType="begin"/>
      </w:r>
      <w:r>
        <w:instrText xml:space="preserve"> REF intro \h </w:instrText>
      </w:r>
      <w:r>
        <w:fldChar w:fldCharType="separate"/>
      </w:r>
      <w:r>
        <w:t>Introduction</w:t>
      </w:r>
      <w:r>
        <w:fldChar w:fldCharType="end"/>
      </w:r>
      <w:r>
        <w:t xml:space="preserve">; </w:t>
      </w:r>
      <w:hyperlink r:id="rId30" w:history="1">
        <w:r>
          <w:rPr>
            <w:rStyle w:val="Hyperlink"/>
          </w:rPr>
          <w:t>Kalem</w:t>
        </w:r>
      </w:hyperlink>
      <w:r>
        <w:t xml:space="preserve"> and </w:t>
      </w:r>
      <w:hyperlink w:anchor="intro" w:history="1">
        <w:r>
          <w:rPr>
            <w:rStyle w:val="Hyperlink"/>
          </w:rPr>
          <w:t>the start</w:t>
        </w:r>
      </w:hyperlink>
      <w:r>
        <w:t>.</w:t>
      </w:r>
    </w:p>
    <w:p>
      <w:pPr>
        <w:pStyle w:val="Heading2"/>
      </w:pPr>
      <w:r>
        <w:t>Lists</w:t>
      </w:r>
    </w:p>
    <w:p>
      <w:pPr>
        <w:pStyle w:val="ListParagraph"/>
        <w:numPr>
          <w:ilvl w:val="0"/>
          <w:numId w:val="1"/>
        </w:numPr>
      </w:pPr>
      <w:r>
        <w:t>One</w:t>
      </w:r>
    </w:p>
    <w:p>
      <w:pPr>
        <w:pStyle w:val="ListParagraph"/>
        <w:numPr>
          <w:ilvl w:val="1"/>
          <w:numId w:val="1"/>
        </w:numPr>
      </w:pPr>
      <w:r>
        <w:t>One point one</w:t>
      </w:r>
    </w:p>
    <w:p>
      <w:pPr>
        <w:pStyle w:val="ListParagraph"/>
        <w:numPr>
          <w:ilvl w:val="1"/>
          <w:numId w:val="1"/>
        </w:numPr>
      </w:pPr>
      <w:r>
        <w:t>One point two</w:t>
      </w:r>
    </w:p>
    <w:p>
      <w:pPr>
        <w:pStyle w:val="ListParagraph"/>
        <w:numPr>
          <w:ilvl w:val="2"/>
          <w:numId w:val="1"/>
        </w:numPr>
      </w:pPr>
      <w:r>
        <w:t>Deeper</w:t>
      </w:r>
    </w:p>
    <w:p>
      <w:pPr>
        <w:pStyle w:val="ListParagraph"/>
        <w:numPr>
          <w:ilvl w:val="0"/>
          <w:numId w:val="1"/>
        </w:numPr>
      </w:pPr>
      <w:r>
        <w:t>Two</w:t>
      </w:r>
    </w:p>
    <w:p>
      <w:pPr>
        <w:pStyle w:val="ListParagraph"/>
        <w:numPr>
          <w:ilvl w:val="0"/>
          <w:numId w:val="2"/>
        </w:numPr>
      </w:pPr>
      <w:r>
        <w:t>Bullet</w:t>
      </w:r>
    </w:p>
    <w:p>
      <w:pPr>
        <w:pStyle w:val="ListParagraph"/>
        <w:numPr>
          <w:ilvl w:val="1"/>
          <w:numId w:val="2"/>
        </w:numPr>
      </w:pPr>
      <w:r>
        <w:t>Circle</w:t>
      </w:r>
    </w:p>
    <w:p>
      <w:pPr>
        <w:pStyle w:val="ListParagraph"/>
        <w:numPr>
          <w:ilvl w:val="2"/>
          <w:numId w:val="2"/>
        </w:numPr>
      </w:pPr>
      <w:r>
        <w:t>Square</w:t>
      </w:r>
    </w:p>
    <w:p>
      <w:pPr>
        <w:pStyle w:val="ListParagraph"/>
        <w:numPr>
          <w:ilvl w:val="0"/>
          <w:numId w:val="3"/>
        </w:numPr>
      </w:pPr>
      <w:r>
        <w:t>Restarted at one</w:t>
      </w:r>
    </w:p>
    <w:p>
      <w:pPr>
        <w:pStyle w:val="ListParagraph"/>
        <w:numPr>
          <w:ilvl w:val="0"/>
          <w:numId w:val="4"/>
        </w:numPr>
      </w:pPr>
      <w:r>
        <w:t>Letter a</w:t>
      </w:r>
    </w:p>
    <w:p>
      <w:pPr>
        <w:pStyle w:val="ListParagraph"/>
        <w:numPr>
          <w:ilvl w:val="1"/>
          <w:numId w:val="4"/>
        </w:numPr>
      </w:pPr>
      <w:r>
        <w:t>Roman i</w:t>
      </w:r>
    </w:p>
    <w:p>
      <w:pPr>
        <w:pStyle w:val="ListParagraph"/>
        <w:numPr>
          <w:ilvl w:val="1"/>
          <w:numId w:val="4"/>
        </w:numPr>
      </w:pPr>
      <w:r>
        <w:t>Roman ii</w:t>
      </w:r>
    </w:p>
    <w:p>
      <w:pPr>
        <w:pStyle w:val="ListParagraph"/>
        <w:numPr>
          <w:ilvl w:val="0"/>
          <w:numId w:val="4"/>
        </w:numPr>
      </w:pPr>
      <w:r>
        <w:t>Letter b</w:t>
      </w:r>
    </w:p>
    <w:p>
      <w:pPr>
        <w:pStyle w:val="Heading2"/>
      </w:pPr>
      <w:r>
        <w:t>Characters</w:t>
      </w:r>
    </w:p>
    <w:p>
      <w:r>
        <w:t>Tab:</w:t>
      </w:r>
      <w:r>
        <w:tab/>
        <w:t>after</w:t>
        <w:br/>
        <w:t>next line</w:t>
      </w:r>
      <w:r>
        <w:t xml:space="preserve"> e</w:t>
      </w:r>
      <w:r>
        <w:noBreakHyphen/>
      </w:r>
      <w:r>
        <w:t xml:space="preserve">mail; </w:t>
      </w:r>
      <w:r>
        <w:sym w:font="Wingdings" w:char="F0FC"/>
      </w:r>
      <w:r>
        <w:t xml:space="preserve"> soft</w:t>
      </w:r>
      <w:r>
        <w:softHyphen/>
      </w:r>
      <w:r>
        <w:t>hyphen</w:t>
      </w:r>
    </w:p>
    <w:p>
      <w:sdt>
        <w:sdtPr>
          <w:id w:val="12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☒</w:t>
          </w:r>
        </w:sdtContent>
      </w:sdt>
      <w:r>
        <w:t xml:space="preserve"> Done</w:t>
      </w:r>
    </w:p>
    <w:p>
      <m:oMath>
        <m:r>
          <m:t>x=</m:t>
        </m:r>
        <m:f>
          <m:num>
            <m:r>
              <m:t>a</m:t>
            </m:r>
          </m:num>
          <m:den>
            <m:r>
              <m:t>b</m:t>
            </m:r>
          </m:den>
        </m:f>
      </m:oMath>
    </w:p>
    <w:p>
      <w:pPr>
        <w:pStyle w:val="Heading2"/>
      </w:pPr>
      <w:r>
        <w:t>Table</w:t>
      </w:r>
    </w:p>
    <w:tbl>
      <w:tblPr>
        <w:tblStyle w:val="KalemTable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t>Item</w:t>
            </w:r>
          </w:p>
        </w:tc>
        <w:tc>
          <w:tcPr>
            <w:tcW w:w="3000" w:type="dxa"/>
          </w:tcPr>
          <w:p>
            <w:r>
              <w:t>Q1</w:t>
            </w:r>
          </w:p>
        </w:tc>
        <w:tc>
          <w:tcPr>
            <w:tcW w:w="3000" w:type="dxa"/>
          </w:tcPr>
          <w:p>
            <w:r>
              <w:t>Q2</w:t>
            </w:r>
          </w:p>
        </w:tc>
      </w:tr>
      <w:tr>
        <w:tc>
          <w:tcPr>
            <w:tcW w:w="3000" w:type="dxa"/>
          </w:tcPr>
          <w:p>
            <w:r>
              <w:t>Rent</w:t>
            </w:r>
          </w:p>
        </w:tc>
        <w:tc>
          <w:tcPr>
            <w:tcW w:w="6000" w:type="dxa"/>
            <w:gridSpan w:val="2"/>
          </w:tcPr>
          <w:p>
            <w:r>
              <w:t>1,200 both</w:t>
            </w:r>
          </w:p>
        </w:tc>
      </w:tr>
      <w:tr>
        <w:tc>
          <w:tcPr>
            <w:tcW w:w="3000" w:type="dxa"/>
            <w:vMerge w:val="restart"/>
          </w:tcPr>
          <w:p>
            <w:r>
              <w:t>Food</w:t>
            </w:r>
          </w:p>
        </w:tc>
        <w:tc>
          <w:tcPr>
            <w:tcW w:w="3000" w:type="dxa"/>
          </w:tcPr>
          <w:p>
            <w:r>
              <w:t>431.50</w:t>
            </w:r>
          </w:p>
        </w:tc>
        <w:tc>
          <w:tcPr>
            <w:tcW w:w="3000" w:type="dxa"/>
          </w:tcPr>
          <w:p>
            <w:r>
              <w:t>512.25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>first</w:t>
            </w:r>
          </w:p>
          <w:p>
            <w:r>
              <w:t>second</w:t>
            </w:r>
          </w:p>
        </w:tc>
        <w:tc>
          <w:tcPr>
            <w:tcW w:w="30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00"/>
            </w:tblGrid>
            <w:tr>
              <w:tc>
                <w:tcPr>
                  <w:tcW w:w="1400" w:type="dxa"/>
                </w:tcPr>
                <w:p>
                  <w:r>
                    <w:t>nested</w:t>
                  </w:r>
                </w:p>
              </w:tc>
            </w:tr>
          </w:tbl>
          <w:p/>
        </w:tc>
      </w:tr>
    </w:tbl>
    <w:p>
      <w:pPr>
        <w:pStyle w:val="Heading2"/>
      </w:pPr>
      <w:r>
        <w:t>Drawings</w:t>
      </w:r>
    </w:p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457200"/>
                <wp:effectExtent l="0" t="0" r="0" b="0"/>
                <wp:wrapSquare wrapText="bothSides"/>
                <wp:docPr id="2" name="Text Box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>Inside a text 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in;height:36pt;z-index:251659264" fillcolor="white" strokeweight=".5pt">
                <v:textbox>
                  <w:txbxContent>
                    <w:p>
                      <w:r>
                        <w:t>Inside a text box</w:t>
                      </w:r>
                    </w:p>
                  </w:txbxContent>
                </v:textbox>
              </v:shape>
            </w:pict>
          </mc:Fallback>
        </mc:AlternateContent>
      </w:r>
      <w:r>
        <w:t>Text beside the box.</w:t>
      </w:r>
    </w:p>
    <w:p>
      <w:r>
        <w:drawing>
          <wp:inline distT="0" distB="0" distL="0" distR="0">
            <wp:extent cx="304800" cy="304800"/>
            <wp:effectExtent l="0" t="0" r="0" b="0"/>
            <wp:docPr id="1" name="Picture 1" descr="A red squa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 picture.</w:t>
      </w:r>
    </w:p>
    <w:p>
      <w:r>
        <w:br w:type="page"/>
      </w:r>
    </w:p>
    <w:p>
      <w:pPr>
        <w:sectPr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End of section one.</w:t>
      </w:r>
    </w:p>
    <w:p>
      <w:r>
        <w:t>In section two.</w:t>
      </w:r>
    </w:p>
    <w:sectPr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comment w:id="0" w:author="Ayşe Yılmaz" w:date="2026-10-01T09:00:00Z" w:initials="AY">
    <w:p>
      <w:pPr>
        <w:pStyle w:val="CommentText"/>
      </w:pPr>
      <w:r>
        <w:rPr>
          <w:rStyle w:val="CommentReference"/>
        </w:rPr>
        <w:annotationRef/>
      </w:r>
      <w:r>
        <w:t>Check this.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An endnote, with </w:t>
      </w:r>
      <w:r>
        <w:rPr>
          <w:i/>
        </w:rPr>
        <w:t>italics</w:t>
      </w:r>
      <w:r>
        <w:t>.</w:t>
      </w:r>
    </w:p>
  </w:endnote>
</w:endnote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A footnote, with </w:t>
      </w:r>
      <w:r>
        <w:rPr>
          <w:i/>
        </w:rPr>
        <w:t>italics</w:t>
      </w:r>
      <w: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</w:pPr>
    <w:r>
      <w:t>Kalem test header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uiPriority w:val="9"/>
    <w:unhideWhenUsed/>
    <w:qFormat/>
    <w:pPr>
      <w:spacing w:before="40"/>
      <w:outlineLvl w:val="1"/>
    </w:pPr>
    <w:rPr>
      <w:sz w:val="26"/>
      <w:szCs w:val="26"/>
    </w:r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alemTable">
    <w:name w:val="Kalem Table"/>
    <w:basedOn w:val="TableGrid"/>
    <w:uiPriority w:val="40"/>
    <w:tblPr>
      <w:tblStyleRowBandSize w:val="1"/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firstCol">
      <w:rPr>
        <w:i/>
      </w:r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comments" Target="comments.xml"/><Relationship Id="rId7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20" Type="http://schemas.openxmlformats.org/officeDocument/2006/relationships/image" Target="media/image1.png"/><Relationship Id="rId30" Type="http://schemas.openxmlformats.org/officeDocument/2006/relationships/hyperlink" Target="https://github.com/getkalem/kal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Kalem corpus</Application>
  <Pages>2</Pages>
  <Words>100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Kalem features</dc:title>
  <dc:creator>Kalem</dc:creator>
  <cp:lastModifiedBy>Kalem</cp:lastModifiedBy>
  <cp:revision>1</cp:revision>
  <dcterms:created xsi:type="dcterms:W3CDTF">2026-10-09T00:00:00Z</dcterms:created>
  <dcterms:modified xsi:type="dcterms:W3CDTF">2026-10-09T00:00:00Z</dcterms:modified>
</cp:coreProperties>
</file>